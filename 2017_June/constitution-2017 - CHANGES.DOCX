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515658" w14:textId="73AA86A1" w:rsidR="00630906" w:rsidRPr="006866FC" w:rsidRDefault="006866FC" w:rsidP="007E3406">
      <w:pPr>
        <w:pStyle w:val="PlainText"/>
        <w:rPr>
          <w:b/>
        </w:rPr>
      </w:pPr>
      <w:r>
        <w:rPr>
          <w:b/>
        </w:rPr>
        <w:t xml:space="preserve">1: changes to clarify graduate student council member procedures: nominations, voting, etc. </w:t>
      </w:r>
    </w:p>
    <w:p w14:paraId="4705CF43" w14:textId="77777777" w:rsidR="006866FC" w:rsidRPr="00630906" w:rsidRDefault="006866FC" w:rsidP="007E3406">
      <w:pPr>
        <w:pStyle w:val="PlainText"/>
      </w:pPr>
    </w:p>
    <w:p w14:paraId="246A45C9" w14:textId="77777777" w:rsidR="00630906" w:rsidRPr="00630906" w:rsidRDefault="00630906" w:rsidP="007E3406">
      <w:pPr>
        <w:pStyle w:val="PlainText"/>
      </w:pPr>
      <w:r w:rsidRPr="00630906">
        <w:t>Section 11. Student Members</w:t>
      </w:r>
    </w:p>
    <w:p w14:paraId="1C04055E" w14:textId="77777777" w:rsidR="00630906" w:rsidRPr="00630906" w:rsidRDefault="00630906" w:rsidP="007E3406">
      <w:pPr>
        <w:pStyle w:val="PlainText"/>
      </w:pPr>
    </w:p>
    <w:p w14:paraId="5B65652B" w14:textId="6723D27B" w:rsidR="00630906" w:rsidRPr="00630906" w:rsidDel="005B49C2" w:rsidRDefault="00630906" w:rsidP="007E3406">
      <w:pPr>
        <w:pStyle w:val="PlainText"/>
        <w:rPr>
          <w:del w:id="0" w:author="Dean Adams" w:date="2017-01-12T15:39:00Z"/>
        </w:rPr>
      </w:pPr>
      <w:r w:rsidRPr="00630906">
        <w:t>Any person who is currently enrolled as a student in a degree-granting</w:t>
      </w:r>
      <w:r w:rsidR="00973AB7">
        <w:t xml:space="preserve"> </w:t>
      </w:r>
      <w:r w:rsidRPr="00630906">
        <w:t>institution is eligible for student membership in the Society upon annual</w:t>
      </w:r>
      <w:r w:rsidR="00973AB7">
        <w:t xml:space="preserve"> </w:t>
      </w:r>
      <w:r w:rsidRPr="00630906">
        <w:t>presentation of student certification by an instructor and payment of dues as</w:t>
      </w:r>
      <w:r w:rsidR="00973AB7">
        <w:t xml:space="preserve"> </w:t>
      </w:r>
      <w:r w:rsidRPr="00630906">
        <w:t>determined by the Council. Student Members shall have all rights of membership</w:t>
      </w:r>
      <w:ins w:id="1" w:author="Dean Adams" w:date="2017-01-12T15:39:00Z">
        <w:r w:rsidR="005B49C2">
          <w:t>,</w:t>
        </w:r>
      </w:ins>
    </w:p>
    <w:p w14:paraId="5BE6F74A" w14:textId="4C85AEE7" w:rsidR="00630906" w:rsidRPr="00630906" w:rsidRDefault="00630906" w:rsidP="007E3406">
      <w:pPr>
        <w:pStyle w:val="PlainText"/>
      </w:pPr>
      <w:del w:id="2" w:author="Stacey Smith" w:date="2017-01-08T12:33:00Z">
        <w:r w:rsidRPr="00630906" w:rsidDel="007A23ED">
          <w:delText>except the right to hold office</w:delText>
        </w:r>
      </w:del>
      <w:r w:rsidR="00973AB7">
        <w:t xml:space="preserve"> </w:t>
      </w:r>
      <w:proofErr w:type="gramStart"/>
      <w:ins w:id="3" w:author="Stacey Smith" w:date="2017-01-08T12:33:00Z">
        <w:r w:rsidR="007A23ED">
          <w:t>and</w:t>
        </w:r>
        <w:proofErr w:type="gramEnd"/>
        <w:r w:rsidR="007A23ED">
          <w:t xml:space="preserve"> </w:t>
        </w:r>
      </w:ins>
      <w:ins w:id="4" w:author="Dean Adams" w:date="2017-01-09T15:20:00Z">
        <w:r w:rsidR="008C3869">
          <w:t xml:space="preserve">graduate students </w:t>
        </w:r>
      </w:ins>
      <w:ins w:id="5" w:author="Stacey Smith" w:date="2017-01-08T12:33:00Z">
        <w:r w:rsidR="007A23ED">
          <w:t xml:space="preserve">may </w:t>
        </w:r>
      </w:ins>
      <w:ins w:id="6" w:author="Stacey Smith" w:date="2017-01-08T12:34:00Z">
        <w:r w:rsidR="007A23ED">
          <w:t xml:space="preserve">be elected to </w:t>
        </w:r>
      </w:ins>
      <w:ins w:id="7" w:author="Stacey Smith" w:date="2017-01-08T12:33:00Z">
        <w:r w:rsidR="007A23ED">
          <w:t>serve as council members</w:t>
        </w:r>
      </w:ins>
      <w:r w:rsidRPr="00630906">
        <w:t>.</w:t>
      </w:r>
    </w:p>
    <w:p w14:paraId="46A9B576" w14:textId="77777777" w:rsidR="00630906" w:rsidRPr="00630906" w:rsidRDefault="00630906" w:rsidP="007E3406">
      <w:pPr>
        <w:pStyle w:val="PlainText"/>
      </w:pPr>
    </w:p>
    <w:p w14:paraId="16793210" w14:textId="77777777" w:rsidR="00630906" w:rsidRPr="00630906" w:rsidRDefault="00630906" w:rsidP="007E3406">
      <w:pPr>
        <w:pStyle w:val="PlainText"/>
      </w:pPr>
    </w:p>
    <w:p w14:paraId="42824490" w14:textId="77777777" w:rsidR="00630906" w:rsidRPr="00630906" w:rsidRDefault="00630906" w:rsidP="007E3406">
      <w:pPr>
        <w:pStyle w:val="PlainText"/>
      </w:pPr>
      <w:r w:rsidRPr="00630906">
        <w:t>Section 2. Membership</w:t>
      </w:r>
    </w:p>
    <w:p w14:paraId="1A8D1D5C" w14:textId="77777777" w:rsidR="00630906" w:rsidRPr="00630906" w:rsidRDefault="00630906" w:rsidP="007E3406">
      <w:pPr>
        <w:pStyle w:val="PlainText"/>
      </w:pPr>
    </w:p>
    <w:p w14:paraId="7D1193F5" w14:textId="1E8385D1" w:rsidR="00630906" w:rsidRPr="00630906" w:rsidRDefault="00630906" w:rsidP="007E3406">
      <w:pPr>
        <w:pStyle w:val="PlainText"/>
      </w:pPr>
      <w:r w:rsidRPr="00630906">
        <w:t xml:space="preserve">The Council shall consist of the President, the President-Elect, </w:t>
      </w:r>
      <w:proofErr w:type="gramStart"/>
      <w:r w:rsidRPr="00630906">
        <w:t>the most</w:t>
      </w:r>
      <w:r w:rsidR="0042128F">
        <w:t xml:space="preserve"> </w:t>
      </w:r>
      <w:r w:rsidRPr="00630906">
        <w:t>immediate living Past-President, the Executive Vice President, Treasurer,</w:t>
      </w:r>
      <w:r w:rsidR="0042128F">
        <w:t xml:space="preserve"> </w:t>
      </w:r>
      <w:r w:rsidRPr="00630906">
        <w:t>Program Director, Awards Director, Editor of the Society</w:t>
      </w:r>
      <w:r w:rsidR="007A23ED">
        <w:t>’</w:t>
      </w:r>
      <w:r w:rsidRPr="00630906">
        <w:t>s principal journal,</w:t>
      </w:r>
      <w:r w:rsidR="0042128F">
        <w:t xml:space="preserve"> </w:t>
      </w:r>
      <w:del w:id="8" w:author="Dean Adams" w:date="2017-01-12T15:39:00Z">
        <w:r w:rsidR="0042128F" w:rsidDel="006C3250">
          <w:delText xml:space="preserve"> </w:delText>
        </w:r>
      </w:del>
      <w:del w:id="9" w:author="Stacey Smith" w:date="2017-01-08T12:37:00Z">
        <w:r w:rsidRPr="00630906" w:rsidDel="007A23ED">
          <w:delText xml:space="preserve">and </w:delText>
        </w:r>
      </w:del>
      <w:r w:rsidRPr="00630906">
        <w:t>15</w:t>
      </w:r>
      <w:proofErr w:type="gramEnd"/>
      <w:r w:rsidRPr="00630906">
        <w:t xml:space="preserve"> elected Councilors</w:t>
      </w:r>
      <w:ins w:id="10" w:author="Stacey Smith" w:date="2017-01-08T12:37:00Z">
        <w:r w:rsidR="007A23ED">
          <w:t xml:space="preserve"> and two </w:t>
        </w:r>
      </w:ins>
      <w:ins w:id="11" w:author="Dean Adams" w:date="2017-01-09T15:20:00Z">
        <w:r w:rsidR="008C3869">
          <w:t xml:space="preserve">graduate </w:t>
        </w:r>
      </w:ins>
      <w:ins w:id="12" w:author="Stacey Smith" w:date="2017-01-08T12:37:00Z">
        <w:r w:rsidR="007A23ED">
          <w:t>student representatives</w:t>
        </w:r>
      </w:ins>
      <w:r w:rsidR="0042128F">
        <w:t xml:space="preserve">. Each elected </w:t>
      </w:r>
      <w:r w:rsidRPr="00630906">
        <w:t>Councilor shall serve for three years</w:t>
      </w:r>
      <w:r w:rsidR="0042128F">
        <w:t xml:space="preserve"> </w:t>
      </w:r>
      <w:r w:rsidRPr="00630906">
        <w:t>taking office at the beginning of the calendar year following the election. Five</w:t>
      </w:r>
      <w:r w:rsidR="0042128F">
        <w:t xml:space="preserve"> </w:t>
      </w:r>
      <w:r w:rsidRPr="00630906">
        <w:t>Councilors shall be elected each year to provide three classes serving staggered</w:t>
      </w:r>
      <w:r w:rsidR="0042128F">
        <w:t xml:space="preserve"> </w:t>
      </w:r>
      <w:r w:rsidRPr="00630906">
        <w:t>terms on the Council. Any vacancy among elected Councilors shall be filled by</w:t>
      </w:r>
      <w:r w:rsidR="0042128F">
        <w:t xml:space="preserve"> </w:t>
      </w:r>
      <w:r w:rsidRPr="00630906">
        <w:t>the normal procedure for electing Councilors at the next annual election. An</w:t>
      </w:r>
      <w:r w:rsidR="0042128F">
        <w:t xml:space="preserve"> </w:t>
      </w:r>
      <w:r w:rsidRPr="00630906">
        <w:t>elected Councilor shall not be eligible for reelection for one year after</w:t>
      </w:r>
      <w:r w:rsidR="0042128F">
        <w:t xml:space="preserve"> </w:t>
      </w:r>
      <w:r w:rsidRPr="00630906">
        <w:t>completing a full term of service.</w:t>
      </w:r>
      <w:ins w:id="13" w:author="Stacey Smith" w:date="2017-01-08T12:40:00Z">
        <w:r w:rsidR="007A23ED">
          <w:t xml:space="preserve"> </w:t>
        </w:r>
      </w:ins>
      <w:r w:rsidRPr="00630906">
        <w:t>Elected Councilors must be members of the</w:t>
      </w:r>
      <w:ins w:id="14" w:author="Stacey Smith" w:date="2017-01-08T12:44:00Z">
        <w:r w:rsidR="007A23ED">
          <w:t xml:space="preserve"> </w:t>
        </w:r>
      </w:ins>
      <w:r w:rsidRPr="00630906">
        <w:t>Society.</w:t>
      </w:r>
      <w:ins w:id="15" w:author="Stacey Smith" w:date="2017-01-08T12:39:00Z">
        <w:r w:rsidR="007A23ED">
          <w:t xml:space="preserve"> </w:t>
        </w:r>
      </w:ins>
      <w:ins w:id="16" w:author="Stacey Smith" w:date="2017-01-08T12:44:00Z">
        <w:r w:rsidR="007A23ED">
          <w:t xml:space="preserve">Any </w:t>
        </w:r>
      </w:ins>
      <w:ins w:id="17" w:author="Dean Adams" w:date="2017-01-09T15:20:00Z">
        <w:r w:rsidR="008C3869">
          <w:t xml:space="preserve">graduate </w:t>
        </w:r>
      </w:ins>
      <w:ins w:id="18" w:author="Stacey Smith" w:date="2017-01-08T12:44:00Z">
        <w:r w:rsidR="007A23ED">
          <w:t xml:space="preserve">student member may self-nominate to serve as a representative, and the </w:t>
        </w:r>
      </w:ins>
      <w:ins w:id="19" w:author="Dean Adams" w:date="2017-01-12T15:39:00Z">
        <w:r w:rsidR="006C3250">
          <w:t xml:space="preserve">student </w:t>
        </w:r>
      </w:ins>
      <w:ins w:id="20" w:author="Stacey Smith" w:date="2017-01-08T12:44:00Z">
        <w:r w:rsidR="007A23ED">
          <w:t xml:space="preserve">representatives will be selected through the </w:t>
        </w:r>
        <w:del w:id="21" w:author="Dean Adams" w:date="2017-01-09T15:07:00Z">
          <w:r w:rsidR="007A23ED" w:rsidDel="00FD76AA">
            <w:delText xml:space="preserve">annual election </w:delText>
          </w:r>
        </w:del>
      </w:ins>
      <w:ins w:id="22" w:author="Dean Adams" w:date="2017-01-09T15:07:00Z">
        <w:r w:rsidR="00FD76AA">
          <w:t xml:space="preserve">following </w:t>
        </w:r>
      </w:ins>
      <w:ins w:id="23" w:author="Stacey Smith" w:date="2017-01-08T12:44:00Z">
        <w:r w:rsidR="007A23ED">
          <w:t xml:space="preserve">process. </w:t>
        </w:r>
      </w:ins>
      <w:ins w:id="24" w:author="Dean Adams" w:date="2017-01-09T15:07:00Z">
        <w:r w:rsidR="00FD76AA">
          <w:t xml:space="preserve">First, current student representatives will solicit nominations and will assemble a ballot list. </w:t>
        </w:r>
      </w:ins>
      <w:ins w:id="25" w:author="Dean Adams" w:date="2017-01-09T15:08:00Z">
        <w:r w:rsidR="00FD76AA">
          <w:t xml:space="preserve">This list will then be distributed to the student members of the society for voting. The </w:t>
        </w:r>
      </w:ins>
      <w:ins w:id="26" w:author="Dean Adams" w:date="2017-01-09T15:09:00Z">
        <w:r w:rsidR="00FD76AA">
          <w:t xml:space="preserve">timing </w:t>
        </w:r>
      </w:ins>
      <w:ins w:id="27" w:author="Dean Adams" w:date="2017-01-12T15:39:00Z">
        <w:r w:rsidR="006C3250">
          <w:t xml:space="preserve">of this vote </w:t>
        </w:r>
      </w:ins>
      <w:ins w:id="28" w:author="Dean Adams" w:date="2017-01-09T15:09:00Z">
        <w:r w:rsidR="00FD76AA">
          <w:t xml:space="preserve">will coincide with the annual </w:t>
        </w:r>
      </w:ins>
      <w:ins w:id="29" w:author="Dean Adams" w:date="2017-01-09T15:10:00Z">
        <w:r w:rsidR="00FD76AA">
          <w:t xml:space="preserve">election process for other officers. </w:t>
        </w:r>
      </w:ins>
      <w:ins w:id="30" w:author="Stacey Smith" w:date="2017-01-08T12:44:00Z">
        <w:r w:rsidR="007A23ED">
          <w:t>Each representative will serve</w:t>
        </w:r>
        <w:del w:id="31" w:author="Dean Adams" w:date="2017-01-12T15:40:00Z">
          <w:r w:rsidR="007A23ED" w:rsidDel="006C3250">
            <w:delText>s</w:delText>
          </w:r>
        </w:del>
        <w:r w:rsidR="007A23ED">
          <w:t xml:space="preserve"> a two-year term, and one new representative is elected each year, allowing their terms to be staggered.</w:t>
        </w:r>
      </w:ins>
    </w:p>
    <w:p w14:paraId="266609E7" w14:textId="77777777" w:rsidR="00630906" w:rsidRPr="00630906" w:rsidRDefault="00630906" w:rsidP="007E3406">
      <w:pPr>
        <w:pStyle w:val="PlainText"/>
      </w:pPr>
    </w:p>
    <w:p w14:paraId="1307AA95" w14:textId="77777777" w:rsidR="00630906" w:rsidRPr="00630906" w:rsidRDefault="00630906" w:rsidP="007E3406">
      <w:pPr>
        <w:pStyle w:val="PlainText"/>
      </w:pPr>
      <w:r w:rsidRPr="00630906">
        <w:t>Section 1. Nominations</w:t>
      </w:r>
    </w:p>
    <w:p w14:paraId="2827DD8A" w14:textId="77777777" w:rsidR="00630906" w:rsidRPr="00630906" w:rsidRDefault="00630906" w:rsidP="007E3406">
      <w:pPr>
        <w:pStyle w:val="PlainText"/>
      </w:pPr>
    </w:p>
    <w:p w14:paraId="4F62859D" w14:textId="2A4B0EA5" w:rsidR="00630906" w:rsidRPr="00630906" w:rsidRDefault="00630906" w:rsidP="006866FC">
      <w:pPr>
        <w:pStyle w:val="PlainText"/>
      </w:pPr>
      <w:r w:rsidRPr="00630906">
        <w:t>All officers (</w:t>
      </w:r>
      <w:proofErr w:type="gramStart"/>
      <w:r w:rsidRPr="00630906">
        <w:t>except</w:t>
      </w:r>
      <w:proofErr w:type="gramEnd"/>
      <w:r w:rsidRPr="00630906">
        <w:t xml:space="preserve"> the Editor and Trustees) and all Councilors shall be</w:t>
      </w:r>
      <w:r w:rsidR="00CB05E4">
        <w:t xml:space="preserve"> </w:t>
      </w:r>
      <w:r w:rsidRPr="00630906">
        <w:t xml:space="preserve">nominated by a Nominating Committee comprising three members. </w:t>
      </w:r>
      <w:ins w:id="32" w:author="Stacey Smith" w:date="2017-01-08T13:47:00Z">
        <w:r w:rsidR="007E3406">
          <w:t>Student representative</w:t>
        </w:r>
      </w:ins>
      <w:ins w:id="33" w:author="Stacey Smith" w:date="2017-01-08T13:51:00Z">
        <w:r w:rsidR="00902A78">
          <w:t>s</w:t>
        </w:r>
      </w:ins>
      <w:ins w:id="34" w:author="Stacey Smith" w:date="2017-01-08T13:47:00Z">
        <w:r w:rsidR="007E3406">
          <w:t xml:space="preserve"> </w:t>
        </w:r>
      </w:ins>
      <w:ins w:id="35" w:author="Dean Adams" w:date="2017-01-09T15:13:00Z">
        <w:r w:rsidR="00FD76AA">
          <w:t>will</w:t>
        </w:r>
      </w:ins>
      <w:ins w:id="36" w:author="Dean Adams" w:date="2017-01-09T15:11:00Z">
        <w:r w:rsidR="00FD76AA">
          <w:t xml:space="preserve"> be self-</w:t>
        </w:r>
      </w:ins>
      <w:ins w:id="37" w:author="Dean Adams" w:date="2017-01-09T15:12:00Z">
        <w:r w:rsidR="00FD76AA">
          <w:t>nominated, and will communicate their willingness to serve and their interest in serving through the formal application process</w:t>
        </w:r>
      </w:ins>
      <w:ins w:id="38" w:author="Dean Adams" w:date="2017-01-12T15:40:00Z">
        <w:r w:rsidR="0038476D">
          <w:t xml:space="preserve"> above</w:t>
        </w:r>
      </w:ins>
      <w:ins w:id="39" w:author="Dean Adams" w:date="2017-01-09T15:13:00Z">
        <w:r w:rsidR="00FD76AA">
          <w:t xml:space="preserve"> to </w:t>
        </w:r>
      </w:ins>
      <w:ins w:id="40" w:author="Dean Adams" w:date="2017-01-12T15:40:00Z">
        <w:r w:rsidR="0038476D">
          <w:t>the current student representative</w:t>
        </w:r>
      </w:ins>
      <w:ins w:id="41" w:author="Dean Adams" w:date="2017-01-12T15:41:00Z">
        <w:r w:rsidR="0038476D">
          <w:t>s</w:t>
        </w:r>
      </w:ins>
      <w:ins w:id="42" w:author="Dean Adams" w:date="2017-01-12T15:40:00Z">
        <w:r w:rsidR="0038476D">
          <w:t xml:space="preserve">. </w:t>
        </w:r>
      </w:ins>
      <w:ins w:id="43" w:author="Stacey Smith" w:date="2017-01-08T13:47:00Z">
        <w:del w:id="44" w:author="Dean Adams" w:date="2017-01-09T15:13:00Z">
          <w:r w:rsidR="007E3406" w:rsidDel="00FD76AA">
            <w:delText xml:space="preserve">do not need to be nominated, but will self-nominate through applications to be solicited annually by </w:delText>
          </w:r>
        </w:del>
        <w:del w:id="45" w:author="Dean Adams" w:date="2017-01-12T15:41:00Z">
          <w:r w:rsidR="007E3406" w:rsidDel="0038476D">
            <w:delText xml:space="preserve">the </w:delText>
          </w:r>
        </w:del>
        <w:del w:id="46" w:author="Dean Adams" w:date="2017-01-09T15:13:00Z">
          <w:r w:rsidR="007E3406" w:rsidDel="00FD76AA">
            <w:delText xml:space="preserve">standing </w:delText>
          </w:r>
        </w:del>
        <w:del w:id="47" w:author="Dean Adams" w:date="2017-01-12T15:41:00Z">
          <w:r w:rsidR="007E3406" w:rsidDel="0038476D">
            <w:delText xml:space="preserve">student representatives. </w:delText>
          </w:r>
        </w:del>
      </w:ins>
      <w:r w:rsidRPr="00630906">
        <w:t>Each President</w:t>
      </w:r>
      <w:r w:rsidR="00CB05E4">
        <w:t xml:space="preserve"> </w:t>
      </w:r>
      <w:r w:rsidRPr="00630906">
        <w:t>just before the time of the annual meeting will nominate one SSB member, who is</w:t>
      </w:r>
      <w:r w:rsidR="00CB05E4">
        <w:t xml:space="preserve"> </w:t>
      </w:r>
      <w:r w:rsidRPr="00630906">
        <w:t xml:space="preserve">not a member of the council, to the nominating committee. </w:t>
      </w:r>
      <w:r w:rsidR="006866FC" w:rsidRPr="006866FC">
        <w:rPr>
          <w:b/>
        </w:rPr>
        <w:t xml:space="preserve">&lt;&lt;&lt; REST OF SECTION </w:t>
      </w:r>
      <w:proofErr w:type="gramStart"/>
      <w:r w:rsidR="006866FC" w:rsidRPr="006866FC">
        <w:rPr>
          <w:b/>
        </w:rPr>
        <w:t>UNCHANGED  &gt;</w:t>
      </w:r>
      <w:proofErr w:type="gramEnd"/>
      <w:r w:rsidR="006866FC" w:rsidRPr="006866FC">
        <w:rPr>
          <w:b/>
        </w:rPr>
        <w:t>&gt;&gt;</w:t>
      </w:r>
    </w:p>
    <w:p w14:paraId="11ACBEEA" w14:textId="77777777" w:rsidR="00630906" w:rsidRPr="00630906" w:rsidRDefault="00630906" w:rsidP="007E3406">
      <w:pPr>
        <w:pStyle w:val="PlainText"/>
      </w:pPr>
    </w:p>
    <w:p w14:paraId="2B24D98C" w14:textId="77777777" w:rsidR="00630906" w:rsidRPr="00630906" w:rsidRDefault="00630906" w:rsidP="007E3406">
      <w:pPr>
        <w:pStyle w:val="PlainText"/>
      </w:pPr>
      <w:r w:rsidRPr="00630906">
        <w:t>Section 2. Elections</w:t>
      </w:r>
    </w:p>
    <w:p w14:paraId="3FBA8EB9" w14:textId="77777777" w:rsidR="00630906" w:rsidRPr="00630906" w:rsidRDefault="00630906" w:rsidP="007E3406">
      <w:pPr>
        <w:pStyle w:val="PlainText"/>
      </w:pPr>
    </w:p>
    <w:p w14:paraId="7373D819" w14:textId="5BFC0DDE" w:rsidR="00B23F80" w:rsidRDefault="00630906" w:rsidP="007E3406">
      <w:pPr>
        <w:pStyle w:val="PlainText"/>
      </w:pPr>
      <w:r w:rsidRPr="00630906">
        <w:t xml:space="preserve">The President-Elect, if necessary the President, </w:t>
      </w:r>
      <w:del w:id="48" w:author="Stacey Smith" w:date="2017-01-08T13:54:00Z">
        <w:r w:rsidRPr="00630906" w:rsidDel="00902A78">
          <w:delText xml:space="preserve">and </w:delText>
        </w:r>
      </w:del>
      <w:r w:rsidRPr="00630906">
        <w:t>Councilors</w:t>
      </w:r>
      <w:ins w:id="49" w:author="Stacey Smith" w:date="2017-01-08T13:54:00Z">
        <w:r w:rsidR="00902A78">
          <w:t xml:space="preserve"> and student representatives</w:t>
        </w:r>
      </w:ins>
      <w:r w:rsidRPr="00630906">
        <w:t xml:space="preserve"> shall be elected</w:t>
      </w:r>
      <w:r w:rsidR="00BC5E1D">
        <w:t xml:space="preserve"> </w:t>
      </w:r>
      <w:r w:rsidRPr="00630906">
        <w:t>by the members of the Society by a mail or electronic vote prior to the Annual</w:t>
      </w:r>
      <w:r w:rsidR="00BC5E1D">
        <w:t xml:space="preserve"> </w:t>
      </w:r>
      <w:ins w:id="50" w:author="Stacey Smith" w:date="2017-01-08T13:54:00Z">
        <w:r w:rsidR="00902A78">
          <w:t xml:space="preserve">Joint </w:t>
        </w:r>
      </w:ins>
      <w:commentRangeStart w:id="51"/>
      <w:r w:rsidRPr="00630906">
        <w:t>Meeting</w:t>
      </w:r>
      <w:commentRangeEnd w:id="51"/>
      <w:r w:rsidR="006866FC">
        <w:rPr>
          <w:rStyle w:val="CommentReference"/>
          <w:rFonts w:asciiTheme="minorHAnsi" w:hAnsiTheme="minorHAnsi"/>
        </w:rPr>
        <w:commentReference w:id="51"/>
      </w:r>
      <w:r w:rsidRPr="00630906">
        <w:t>. Candidates for Councilor receiving the most votes up to the number of</w:t>
      </w:r>
      <w:r w:rsidR="00BC5E1D">
        <w:t xml:space="preserve"> </w:t>
      </w:r>
      <w:r w:rsidRPr="00630906">
        <w:t xml:space="preserve">positions on the Council to be filled shall be elected. </w:t>
      </w:r>
      <w:r w:rsidR="00B23F80" w:rsidRPr="006866FC">
        <w:rPr>
          <w:b/>
        </w:rPr>
        <w:t xml:space="preserve">&lt;&lt;&lt; REST OF SECTION </w:t>
      </w:r>
      <w:proofErr w:type="gramStart"/>
      <w:r w:rsidR="00B23F80" w:rsidRPr="006866FC">
        <w:rPr>
          <w:b/>
        </w:rPr>
        <w:t>UNCHANGED  &gt;</w:t>
      </w:r>
      <w:proofErr w:type="gramEnd"/>
      <w:r w:rsidR="00B23F80" w:rsidRPr="006866FC">
        <w:rPr>
          <w:b/>
        </w:rPr>
        <w:t>&gt;&gt;</w:t>
      </w:r>
    </w:p>
    <w:p w14:paraId="3FBD4B3C" w14:textId="77777777" w:rsidR="00B23F80" w:rsidRDefault="00B23F80" w:rsidP="007E3406">
      <w:pPr>
        <w:pStyle w:val="PlainText"/>
      </w:pPr>
    </w:p>
    <w:p w14:paraId="2DF0A9EE" w14:textId="77777777" w:rsidR="00630906" w:rsidRPr="00630906" w:rsidRDefault="00630906" w:rsidP="007E3406">
      <w:pPr>
        <w:pStyle w:val="PlainText"/>
      </w:pPr>
      <w:r w:rsidRPr="00630906">
        <w:t>Bylaw 5. Council Proceedings</w:t>
      </w:r>
    </w:p>
    <w:p w14:paraId="04B3CC02" w14:textId="77777777" w:rsidR="00630906" w:rsidRPr="00630906" w:rsidRDefault="00630906" w:rsidP="007E3406">
      <w:pPr>
        <w:pStyle w:val="PlainText"/>
      </w:pPr>
    </w:p>
    <w:p w14:paraId="00A61337" w14:textId="77777777" w:rsidR="00630906" w:rsidRPr="00630906" w:rsidRDefault="00630906" w:rsidP="007E3406">
      <w:pPr>
        <w:pStyle w:val="PlainText"/>
      </w:pPr>
      <w:r w:rsidRPr="00630906">
        <w:t>The regular meeting of the Council shall be held in conjunction with the Annual</w:t>
      </w:r>
    </w:p>
    <w:p w14:paraId="02C12BE4" w14:textId="57E744A5" w:rsidR="00630906" w:rsidRDefault="00902A78" w:rsidP="007E3406">
      <w:pPr>
        <w:pStyle w:val="PlainText"/>
      </w:pPr>
      <w:ins w:id="52" w:author="Stacey Smith" w:date="2017-01-08T13:58:00Z">
        <w:r>
          <w:t xml:space="preserve">Joint </w:t>
        </w:r>
      </w:ins>
      <w:r w:rsidR="00630906" w:rsidRPr="00630906">
        <w:t xml:space="preserve">Meeting of the Society. </w:t>
      </w:r>
      <w:r w:rsidR="00B23F80" w:rsidRPr="006866FC">
        <w:rPr>
          <w:b/>
        </w:rPr>
        <w:t xml:space="preserve">&lt;&lt;&lt; REST OF SECTION </w:t>
      </w:r>
      <w:proofErr w:type="gramStart"/>
      <w:r w:rsidR="00B23F80" w:rsidRPr="006866FC">
        <w:rPr>
          <w:b/>
        </w:rPr>
        <w:t>UNCHANGED  &gt;</w:t>
      </w:r>
      <w:proofErr w:type="gramEnd"/>
      <w:r w:rsidR="00B23F80" w:rsidRPr="006866FC">
        <w:rPr>
          <w:b/>
        </w:rPr>
        <w:t>&gt;&gt;</w:t>
      </w:r>
    </w:p>
    <w:p w14:paraId="21DE110D" w14:textId="77777777" w:rsidR="006866FC" w:rsidRDefault="006866FC" w:rsidP="007E3406">
      <w:pPr>
        <w:pStyle w:val="PlainText"/>
      </w:pPr>
    </w:p>
    <w:p w14:paraId="5E415D0F" w14:textId="77777777" w:rsidR="00B23F80" w:rsidRDefault="00B23F80" w:rsidP="007E3406">
      <w:pPr>
        <w:pStyle w:val="PlainText"/>
      </w:pPr>
    </w:p>
    <w:p w14:paraId="0C9BF09A" w14:textId="77777777" w:rsidR="00B23F80" w:rsidRDefault="00B23F80" w:rsidP="007E3406">
      <w:pPr>
        <w:pStyle w:val="PlainText"/>
      </w:pPr>
    </w:p>
    <w:p w14:paraId="556A09DA" w14:textId="77777777" w:rsidR="00B23F80" w:rsidRDefault="00B23F80" w:rsidP="007E3406">
      <w:pPr>
        <w:pStyle w:val="PlainText"/>
      </w:pPr>
      <w:bookmarkStart w:id="53" w:name="_GoBack"/>
      <w:bookmarkEnd w:id="53"/>
    </w:p>
    <w:p w14:paraId="513AE910" w14:textId="48C1B5EC" w:rsidR="001F40E8" w:rsidRPr="006866FC" w:rsidRDefault="001F40E8" w:rsidP="001F40E8">
      <w:pPr>
        <w:pStyle w:val="PlainText"/>
        <w:rPr>
          <w:b/>
        </w:rPr>
      </w:pPr>
      <w:r>
        <w:rPr>
          <w:b/>
        </w:rPr>
        <w:t>2</w:t>
      </w:r>
      <w:r>
        <w:rPr>
          <w:b/>
        </w:rPr>
        <w:t xml:space="preserve">: </w:t>
      </w:r>
      <w:r>
        <w:rPr>
          <w:b/>
        </w:rPr>
        <w:t xml:space="preserve">Proposed change to </w:t>
      </w:r>
      <w:r>
        <w:rPr>
          <w:b/>
        </w:rPr>
        <w:t xml:space="preserve">clarify </w:t>
      </w:r>
      <w:r>
        <w:rPr>
          <w:b/>
        </w:rPr>
        <w:t>council voting procedures</w:t>
      </w:r>
    </w:p>
    <w:p w14:paraId="5F40E1E2" w14:textId="77777777" w:rsidR="006866FC" w:rsidRDefault="006866FC" w:rsidP="007E3406">
      <w:pPr>
        <w:pStyle w:val="PlainText"/>
      </w:pPr>
    </w:p>
    <w:p w14:paraId="572683DA" w14:textId="77777777" w:rsidR="006866FC" w:rsidRPr="00630906" w:rsidRDefault="006866FC" w:rsidP="007E3406">
      <w:pPr>
        <w:pStyle w:val="PlainText"/>
      </w:pPr>
    </w:p>
    <w:p w14:paraId="00D08B12" w14:textId="54CB7BC6" w:rsidR="00630906" w:rsidRPr="00630906" w:rsidRDefault="00630906" w:rsidP="007E3406">
      <w:pPr>
        <w:pStyle w:val="PlainText"/>
      </w:pPr>
      <w:r w:rsidRPr="00630906">
        <w:t xml:space="preserve">Business may be transacted by paper or </w:t>
      </w:r>
      <w:commentRangeStart w:id="54"/>
      <w:r w:rsidRPr="00630906">
        <w:t>electronic</w:t>
      </w:r>
      <w:commentRangeEnd w:id="54"/>
      <w:r w:rsidR="00CD3B39">
        <w:rPr>
          <w:rStyle w:val="CommentReference"/>
          <w:rFonts w:asciiTheme="minorHAnsi" w:hAnsiTheme="minorHAnsi"/>
        </w:rPr>
        <w:commentReference w:id="54"/>
      </w:r>
      <w:r w:rsidRPr="00630906">
        <w:t xml:space="preserve"> mail at the discretion of the</w:t>
      </w:r>
      <w:r w:rsidR="00674CA3">
        <w:t xml:space="preserve"> </w:t>
      </w:r>
      <w:r w:rsidRPr="00630906">
        <w:t>Chairperson of the Council, provided that a majority of the Council votes.</w:t>
      </w:r>
      <w:r w:rsidR="00674CA3">
        <w:t xml:space="preserve"> </w:t>
      </w:r>
      <w:del w:id="55" w:author="Dean Adams" w:date="2017-01-30T17:42:00Z">
        <w:r w:rsidRPr="00630906" w:rsidDel="00C033ED">
          <w:delText>However, objection by three Councilors shall require deferment of action to the</w:delText>
        </w:r>
        <w:r w:rsidR="00674CA3" w:rsidDel="00C033ED">
          <w:delText xml:space="preserve"> </w:delText>
        </w:r>
        <w:r w:rsidRPr="00630906" w:rsidDel="00C033ED">
          <w:delText>next regular Council meeting.</w:delText>
        </w:r>
      </w:del>
      <w:ins w:id="56" w:author="Dean Adams" w:date="2017-01-30T17:42:00Z">
        <w:r w:rsidR="00C033ED">
          <w:t xml:space="preserve">Any motion receiving a majority of affirmative votes shall pass. </w:t>
        </w:r>
      </w:ins>
    </w:p>
    <w:p w14:paraId="5B73DD39" w14:textId="77777777" w:rsidR="00630906" w:rsidRPr="00630906" w:rsidRDefault="00630906" w:rsidP="007E3406">
      <w:pPr>
        <w:pStyle w:val="PlainText"/>
      </w:pPr>
    </w:p>
    <w:sectPr w:rsidR="00630906" w:rsidRPr="00630906" w:rsidSect="00A630B5">
      <w:headerReference w:type="default" r:id="rId8"/>
      <w:pgSz w:w="12240" w:h="15840"/>
      <w:pgMar w:top="1440" w:right="1368" w:bottom="1440" w:left="72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51" w:author="Dean Adams" w:date="2017-06-13T15:28:00Z" w:initials="DA">
    <w:p w14:paraId="1C7D9BEC" w14:textId="495FF875" w:rsidR="006866FC" w:rsidRDefault="006866FC">
      <w:pPr>
        <w:pStyle w:val="CommentText"/>
      </w:pPr>
      <w:r>
        <w:rPr>
          <w:rStyle w:val="CommentReference"/>
        </w:rPr>
        <w:annotationRef/>
      </w:r>
      <w:r>
        <w:t xml:space="preserve">NOTE: ‘joint’ added here and </w:t>
      </w:r>
      <w:r w:rsidR="001F40E8">
        <w:t xml:space="preserve">below to clarify timing of activity, since we now have </w:t>
      </w:r>
      <w:r>
        <w:t>stand-alone meetings as well.</w:t>
      </w:r>
    </w:p>
  </w:comment>
  <w:comment w:id="54" w:author="Dean Adams" w:date="2017-06-13T15:33:00Z" w:initials="DA">
    <w:p w14:paraId="6E1E2944" w14:textId="31877B72" w:rsidR="00CD3B39" w:rsidRDefault="00CD3B39">
      <w:pPr>
        <w:pStyle w:val="CommentText"/>
      </w:pPr>
      <w:r>
        <w:rPr>
          <w:rStyle w:val="CommentReference"/>
        </w:rPr>
        <w:annotationRef/>
      </w:r>
      <w:r>
        <w:t>DCA: a change to make voting method consistent between council meeting votes and electronic votes by council. Current wording created contradictory summary rules.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C7D9BEC" w15:done="0"/>
  <w15:commentEx w15:paraId="6E1E294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148E5D" w14:textId="77777777" w:rsidR="00D47D42" w:rsidRDefault="00D47D42" w:rsidP="00B23F80">
      <w:r>
        <w:separator/>
      </w:r>
    </w:p>
  </w:endnote>
  <w:endnote w:type="continuationSeparator" w:id="0">
    <w:p w14:paraId="11A62CA8" w14:textId="77777777" w:rsidR="00D47D42" w:rsidRDefault="00D47D42" w:rsidP="00B23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52623E" w14:textId="77777777" w:rsidR="00D47D42" w:rsidRDefault="00D47D42" w:rsidP="00B23F80">
      <w:r>
        <w:separator/>
      </w:r>
    </w:p>
  </w:footnote>
  <w:footnote w:type="continuationSeparator" w:id="0">
    <w:p w14:paraId="0842789B" w14:textId="77777777" w:rsidR="00D47D42" w:rsidRDefault="00D47D42" w:rsidP="00B23F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8B2A36" w14:textId="280BBF14" w:rsidR="00B23F80" w:rsidRPr="00B23F80" w:rsidRDefault="00B23F80" w:rsidP="00B23F80">
    <w:pPr>
      <w:pStyle w:val="Header"/>
      <w:jc w:val="center"/>
      <w:rPr>
        <w:b/>
        <w:u w:val="single"/>
      </w:rPr>
    </w:pPr>
    <w:r>
      <w:rPr>
        <w:b/>
        <w:u w:val="single"/>
      </w:rPr>
      <w:t>Summary of proposed changes to SSB Constitution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ean Adams">
    <w15:presenceInfo w15:providerId="Windows Live" w15:userId="43ba0daa6c26ed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D42"/>
    <w:rsid w:val="000F4C9F"/>
    <w:rsid w:val="00152DAE"/>
    <w:rsid w:val="00185E11"/>
    <w:rsid w:val="001E58F8"/>
    <w:rsid w:val="001F40E8"/>
    <w:rsid w:val="0038476D"/>
    <w:rsid w:val="0042128F"/>
    <w:rsid w:val="004F281A"/>
    <w:rsid w:val="005B49C2"/>
    <w:rsid w:val="00630906"/>
    <w:rsid w:val="00674CA3"/>
    <w:rsid w:val="006866FC"/>
    <w:rsid w:val="006C3250"/>
    <w:rsid w:val="007A23ED"/>
    <w:rsid w:val="007E3406"/>
    <w:rsid w:val="008C3869"/>
    <w:rsid w:val="00902A78"/>
    <w:rsid w:val="00924FB4"/>
    <w:rsid w:val="00973AB7"/>
    <w:rsid w:val="00973B8D"/>
    <w:rsid w:val="00986CDD"/>
    <w:rsid w:val="00A630B5"/>
    <w:rsid w:val="00A9598E"/>
    <w:rsid w:val="00AF7C67"/>
    <w:rsid w:val="00B23F80"/>
    <w:rsid w:val="00B44042"/>
    <w:rsid w:val="00BC5E1D"/>
    <w:rsid w:val="00C033ED"/>
    <w:rsid w:val="00C0445E"/>
    <w:rsid w:val="00CB05E4"/>
    <w:rsid w:val="00CD3B39"/>
    <w:rsid w:val="00CE2D42"/>
    <w:rsid w:val="00D47D42"/>
    <w:rsid w:val="00DF4BF1"/>
    <w:rsid w:val="00E509FF"/>
    <w:rsid w:val="00ED1CA6"/>
    <w:rsid w:val="00F33E7B"/>
    <w:rsid w:val="00FD76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ED123"/>
  <w15:docId w15:val="{1E5621EF-68AB-4B1E-AD68-D3B8BEE6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300FB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300FB"/>
    <w:rPr>
      <w:rFonts w:ascii="Courier" w:hAnsi="Courier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3E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3ED"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02A7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A7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A7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A7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A78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3F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F80"/>
  </w:style>
  <w:style w:type="paragraph" w:styleId="Footer">
    <w:name w:val="footer"/>
    <w:basedOn w:val="Normal"/>
    <w:link w:val="FooterChar"/>
    <w:uiPriority w:val="99"/>
    <w:unhideWhenUsed/>
    <w:rsid w:val="00B23F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Nebraska-Lincoln</Company>
  <LinksUpToDate>false</LinksUpToDate>
  <CharactersWithSpaces>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Stacey Smith</dc:creator>
  <cp:keywords/>
  <dc:description/>
  <cp:lastModifiedBy>Dean Adams</cp:lastModifiedBy>
  <cp:revision>29</cp:revision>
  <dcterms:created xsi:type="dcterms:W3CDTF">2017-01-09T21:17:00Z</dcterms:created>
  <dcterms:modified xsi:type="dcterms:W3CDTF">2017-06-13T20:34:00Z</dcterms:modified>
</cp:coreProperties>
</file>